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Experience</w:t>
      </w:r>
    </w:p>
    <w:p>
      <w:r>
        <w:t xml:space="preserve">Led a team of </w:t>
      </w:r>
      <w:del w:id="101" w:author="Sam Rivera" w:date="2026-01-01T00:00:00Z">
        <w:r>
          <w:delText>four</w:delText>
        </w:r>
      </w:del>
      <w:ins w:id="102" w:author="Sam Rivera" w:date="2026-01-01T00:00:00Z">
        <w:r>
          <w:t xml:space="preserve">six</w:t>
        </w:r>
      </w:ins>
      <w:r>
        <w:t xml:space="preserve"> analysts.</w:t>
      </w:r>
    </w:p>
    <w:p>
      <w:pPr>
        <w:rPr>
          <w:ins w:id="103" w:author="Sam Rivera" w:date="2026-01-01T00:00:00Z"/>
        </w:rPr>
      </w:pPr>
      <w:ins w:id="104" w:author="Sam Rivera" w:date="2026-01-01T00:00:00Z">
        <w:r>
          <w:t xml:space="preserve">Presented quarterly results to the board.</w:t>
        </w:r>
      </w:ins>
    </w:p>
    <w:p>
      <w:r>
        <w:rPr>
          <w:b/>
          <w:rPrChange w:id="105" w:author="Sam Rivera" w:date="2026-01-01T00:00:00Z">
            <w:rPr/>
          </w:rPrChange>
        </w:rPr>
        <w:t xml:space="preserve">Owned the data quality checks.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tracked changes</dc:title>
  <dc:creator>Lineage fixture generator</dc:creator>
  <dcterms:created xsi:type="dcterms:W3CDTF">2026-01-01T00:00:00Z</dcterms:created>
  <dcterms:modified xsi:type="dcterms:W3CDTF">2026-01-01T00:00:00Z</dcterms:modified>
</cp:coreProperties>
</file>