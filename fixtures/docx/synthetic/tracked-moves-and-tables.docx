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pPr>
        <w:rPr>
          <w:moveFrom w:id="203" w:author="Sam Rivera" w:date="2026-01-01T00:00:00Z"/>
        </w:rPr>
      </w:pPr>
      <w:moveFromRangeStart w:id="201" w:author="Sam Rivera" w:date="2026-01-01T00:00:00Z" w:name="move1"/>
      <w:moveFrom w:id="202" w:author="Sam Rivera" w:date="2026-01-01T00:00:00Z">
        <w:r>
          <w:t xml:space="preserve">Skills: SQL, Python, dbt.</w:t>
        </w:r>
      </w:moveFrom>
      <w:moveFromRangeEnd w:id="201"/>
    </w:p>
    <w:p>
      <w:pPr>
        <w:pStyle w:val="Heading1"/>
      </w:pPr>
      <w:r>
        <w:t xml:space="preserve">Experience</w:t>
      </w:r>
    </w:p>
    <w:p>
      <w:r>
        <w:t xml:space="preserve">Built the shipment data warehouse used by forty analysts.</w:t>
      </w:r>
    </w:p>
    <w:p>
      <w:pPr>
        <w:rPr>
          <w:moveTo w:id="206" w:author="Sam Rivera" w:date="2026-01-01T00:00:00Z"/>
        </w:rPr>
      </w:pPr>
      <w:moveToRangeStart w:id="204" w:author="Sam Rivera" w:date="2026-01-01T00:00:00Z" w:name="move1"/>
      <w:moveTo w:id="205" w:author="Sam Rivera" w:date="2026-01-01T00:00:00Z">
        <w:r>
          <w:t xml:space="preserve">Skills: SQL, Python, dbt.</w:t>
        </w:r>
      </w:moveTo>
      <w:moveToRangeEnd w:id="204"/>
    </w:p>
    <w:p>
      <w:pPr>
        <w:pStyle w:val="Heading2"/>
        <w:pPrChange w:id="207" w:author="Sam Rivera" w:date="2026-01-01T00:00:00Z">
          <w:pPr>
            <w:pStyle w:val="Heading1"/>
          </w:pPr>
        </w:pPrChange>
      </w:pPr>
      <w:r>
        <w:t xml:space="preserve">Education</w:t>
      </w:r>
    </w:p>
    <w:p>
      <w:pPr>
        <w:rPr>
          <w:del w:id="208" w:author="Sam Rivera" w:date="2026-01-01T00:00:00Z"/>
        </w:rPr>
      </w:pPr>
      <w:r>
        <w:t xml:space="preserve">BSc Computer Science, </w:t>
      </w:r>
    </w:p>
    <w:p>
      <w:r>
        <w:t xml:space="preserve">Northbridge University, 2019.</w:t>
      </w:r>
    </w:p>
    <w:tbl>
      <w:tblPr>
        <w:tblStyle w:val="TableGrid"/>
        <w:tblW w:w="9000" w:type="dxa"/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Quarter</w:t>
            </w:r>
          </w:p>
        </w:tc>
        <w:tc>
          <w:tcPr>
            <w:tcW w:w="4500" w:type="dxa"/>
          </w:tcPr>
          <w:p>
            <w:r>
              <w:t xml:space="preserve">Customers</w:t>
            </w:r>
          </w:p>
        </w:tc>
      </w:tr>
      <w:tr>
        <w:tc>
          <w:tcPr>
            <w:tcW w:w="4500" w:type="dxa"/>
          </w:tcPr>
          <w:p>
            <w:r>
              <w:t xml:space="preserve">Q3 2026</w:t>
            </w:r>
          </w:p>
        </w:tc>
        <w:tc>
          <w:tcPr>
            <w:tcW w:w="4500" w:type="dxa"/>
          </w:tcPr>
          <w:p>
            <w:r>
              <w:t xml:space="preserve">17</w:t>
            </w:r>
          </w:p>
        </w:tc>
      </w:tr>
      <w:tr>
        <w:trPr>
          <w:ins w:id="310" w:author="Sam Rivera" w:date="2026-01-01T00:00:00Z"/>
        </w:trPr>
        <w:tc>
          <w:tcPr>
            <w:tcW w:w="4500" w:type="dxa"/>
          </w:tcPr>
          <w:p>
            <w:pPr>
              <w:rPr>
                <w:ins w:id="311" w:author="Sam Rivera" w:date="2026-01-01T00:00:00Z"/>
              </w:rPr>
            </w:pPr>
            <w:ins w:id="312" w:author="Sam Rivera" w:date="2026-01-01T00:00:00Z">
              <w:r>
                <w:t xml:space="preserve">Q4 2026</w:t>
              </w:r>
            </w:ins>
          </w:p>
        </w:tc>
        <w:tc>
          <w:tcPr>
            <w:tcW w:w="4500" w:type="dxa"/>
          </w:tcPr>
          <w:p>
            <w:pPr>
              <w:rPr>
                <w:ins w:id="313" w:author="Sam Rivera" w:date="2026-01-01T00:00:00Z"/>
              </w:rPr>
            </w:pPr>
            <w:ins w:id="314" w:author="Sam Rivera" w:date="2026-01-01T00:00:00Z">
              <w:r>
                <w:t xml:space="preserve">23</w:t>
              </w:r>
            </w:ins>
          </w:p>
        </w:tc>
      </w:tr>
      <w:tr>
        <w:trPr>
          <w:del w:id="320" w:author="Sam Rivera" w:date="2026-01-01T00:00:00Z"/>
        </w:trPr>
        <w:tc>
          <w:tcPr>
            <w:tcW w:w="4500" w:type="dxa"/>
          </w:tcPr>
          <w:p>
            <w:pPr>
              <w:rPr>
                <w:del w:id="321" w:author="Sam Rivera" w:date="2026-01-01T00:00:00Z"/>
              </w:rPr>
            </w:pPr>
            <w:del w:id="322" w:author="Sam Rivera" w:date="2026-01-01T00:00:00Z">
              <w:r>
                <w:delText>Q2 2026</w:delText>
              </w:r>
            </w:del>
          </w:p>
        </w:tc>
        <w:tc>
          <w:tcPr>
            <w:tcW w:w="4500" w:type="dxa"/>
          </w:tcPr>
          <w:p>
            <w:pPr>
              <w:rPr>
                <w:del w:id="323" w:author="Sam Rivera" w:date="2026-01-01T00:00:00Z"/>
              </w:rPr>
            </w:pPr>
            <w:del w:id="324" w:author="Sam Rivera" w:date="2026-01-01T00:00:00Z">
              <w:r>
                <w:delText>12</w:delText>
              </w:r>
            </w:del>
          </w:p>
        </w:tc>
      </w:tr>
    </w:tbl>
    <w:p>
      <w:r>
        <w:t xml:space="preserve">After the table.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moves, table rows and more revisions</dc:title>
  <dc:creator>Lineage fixture generator</dc:creator>
  <dcterms:created xsi:type="dcterms:W3CDTF">2026-01-01T00:00:00Z</dcterms:created>
  <dcterms:modified xsi:type="dcterms:W3CDTF">2026-01-01T00:00:00Z</dcterms:modified>
</cp:coreProperties>
</file>